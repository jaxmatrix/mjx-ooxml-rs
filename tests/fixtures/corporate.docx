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Reviewed by the regional leads</w:t>
      </w:r>
      <w:ins w:id="901" w:author="Second Reviewer" w:date="2026-01-05T11:00:00Z">
        <w:r>
          <w:t xml:space="preserve"> and by finance</w:t>
        </w:r>
      </w:ins>
      <w:del w:id="902" w:author="Second Reviewer" w:date="2026-01-05T11:02:00Z">
        <w:r>
          <w:delText xml:space="preserve"> pending audit</w:delText>
        </w:r>
      </w:del>
    </w:p>
    <w:p>
      <w:r>
        <w:drawing xmlns:wp="http://schemas.openxmlformats.org/drawingml/2006/wordprocessingDrawing" xmlns:a="http://schemas.openxmlformats.org/drawingml/2006/main" xmlns:pic="http://schemas.openxmlformats.org/drawingml/2006/picture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Square wrapText="bothSides"/>
            <wp:docPr id="910" name="Floating logo"/>
            <a:graphic>
              <a:graphicData uri="http://schemas.openxmlformats.org/drawingml/2006/picture">
                <pic:pic>
                  <pic:nvPicPr>
                    <pic:cNvPr id="911" name="Floating logo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pict xmlns:v="urn:schemas-microsoft-com:vml" xmlns:o="urn:schemas-microsoft-com:office:office">
          <v:shapetype id="_x0000_t202" coordsize="21600,21600" path="m,l,21600r21600,l21600,xe"/>
          <v:shape id="_x0000_s1026" type="#_x0000_t202" style="position:absolute;margin-left:0;margin-top:0;width:180pt;height:54pt">
            <v:textbox>
              <w:txbxContent>
                <w:p>
                  <w:r>
                    <w:t>Pull quote: every region grew this quarter.</w:t>
                  </w:r>
                </w:p>
              </w:txbxContent>
            </v:textbox>
          </v:shape>
        </w:pict>
      </w:r>
    </w:p>
    <w:p>
      <w:r>
        <w:t>Quarterly Business Review</w:t>
      </w:r>
    </w:p>
    <w:p>
      <w:r>
        <w:t>Every region grew this quarter, and the pipeline entering next quarter is healthy.</w:t>
      </w:r>
    </w:p>
    <w:p>
      <w:pPr>
        <w:numPr>
          <w:ilvl w:val="0"/>
          <w:numId w:val="1"/>
        </w:numPr>
      </w:pPr>
      <w:r>
        <w:t>Margin expanded</w:t>
      </w:r>
    </w:p>
    <w:p>
      <w:pPr>
        <w:numPr>
          <w:ilvl w:val="0"/>
          <w:numId w:val="1"/>
        </w:numPr>
      </w:pPr>
      <w:r>
        <w:t>Headcount flat</w:t>
      </w:r>
    </w:p>
    <w:p>
      <w:r>
        <w:t>The break-even point follows from the contribution margin:</w:t>
      </w:r>
      <m:oMath xmlns:m="http://schemas.openxmlformats.org/officeDocument/2006/math">
        <m:r>
          <m:t>F = P / (1 - v)</m:t>
        </m:r>
      </m:oMath>
    </w:p>
    <w:p>
      <w:r>
        <w:t>Regional detail is in the table below.</w:t>
      </w:r>
      <w:r>
        <w:drawing xmlns:wp="http://schemas.openxmlformats.org/drawingml/2006/wordprocessingDrawing" xmlns:a="http://schemas.openxmlformats.org/drawingml/2006/main" xmlns:pic="http://schemas.openxmlformats.org/drawingml/2006/picture">
          <wp:inline>
            <wp:extent cx="914400" cy="457200"/>
            <wp:docPr id="1" name="Inline logo"/>
            <a:graphic>
              <a:graphicData uri="http://schemas.openxmlformats.org/drawingml/2006/picture">
                <pic:pic>
                  <pic:nvPicPr>
                    <pic:cNvPr id="1" name="Inline logo"/>
                    <pic:cNvPicPr/>
                  </pic:nvPicPr>
                  <pic:blipFill>
                    <a:blip r:embed="rId3"/>
                    <a:stretch/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  <w:r>
        <w:footnoteReference w:id="1"/>
      </w:r>
    </w:p>
    <w:tbl>
      <w:tblPr>
        <w:tblStyle w:val="CorporateTable"/>
        <w:tblLook w:firstRow="true" w:noHBand="false"/>
      </w:tblPr>
      <w:tblGrid>
        <w:gridCol/>
        <w:gridCol/>
        <w:gridCol/>
      </w:tblGrid>
      <w:tr>
        <w:tc>
          <w:p>
            <w:r>
              <w:t>Region</w:t>
            </w:r>
          </w:p>
        </w:tc>
        <w:tc>
          <w:p>
            <w:r>
              <w:t>Plan</w:t>
            </w:r>
          </w:p>
        </w:tc>
        <w:tc>
          <w:p>
            <w:r>
              <w:t>Actual</w:t>
            </w:r>
          </w:p>
        </w:tc>
      </w:tr>
      <w:tr>
        <w:tc>
          <w:p>
            <w:r>
              <w:t>EMEA</w:t>
            </w:r>
          </w:p>
        </w:tc>
        <w:tc>
          <w:p>
            <w:r>
              <w:t>1,204</w:t>
            </w:r>
          </w:p>
        </w:tc>
        <w:tc>
          <w:p>
            <w:r>
              <w:t>1,310</w:t>
            </w:r>
          </w:p>
        </w:tc>
      </w:tr>
      <w:tr>
        <w:tc>
          <w:p>
            <w:r>
              <w:t>APAC</w:t>
            </w:r>
          </w:p>
        </w:tc>
        <w:tc>
          <w:p>
            <w:r>
              <w:t>987</w:t>
            </w:r>
          </w:p>
        </w:tc>
        <w:tc>
          <w:p>
            <w:r>
              <w:t>1,002</w:t>
            </w:r>
          </w:p>
        </w:tc>
      </w:tr>
    </w:tbl>
    <w:sectPr>
      <w:headerReference r:id="rId5" w:type="default"/>
      <w:pgSz w:w="11906" w:h="16838"/>
      <w:pgMar w:top="1440" w:right="1440" w:bottom="1440" w:left="1440" w:header="720" w:footer="720" w:gutter="0"/>
      <w:pgBorders>
        <w:top w:val="single"/>
      </w:pgBorders>
    </w:sectPr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Figures are unaudited and subject to revision.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Style w:val="CorporateTable"/>
      <w:tblW w:w="0" w:type="auto"/>
      <w:tblLook w:val="04A0" w:firstRow="1" w:lastRow="0" w:firstColumn="1" w:lastColumn="0" w:noHBand="0" w:noVBand="1"/>
    </w:tblPr>
    <w:tblGrid>
      <w:gridCol w:w="3000"/>
      <w:gridCol w:w="3000"/>
      <w:gridCol w:w="3000"/>
    </w:tblGrid>
    <w:tr>
      <w:tc>
        <w:tcPr>
          <w:tcW w:w="3000" w:type="dxa"/>
        </w:tcPr>
        <w:p>
          <w:r>
            <w:drawing>
              <wp:inline distT="0" distB="0" distL="0" distR="0">
                <wp:extent cx="457200" cy="228600"/>
                <wp:effectExtent l="0" t="0" r="0" b="0"/>
                <wp:docPr id="920" name="Header logo"/>
                <a:graphic>
                  <a:graphicData uri="http://schemas.openxmlformats.org/drawingml/2006/picture">
                    <pic:pic>
                      <pic:nvPicPr>
                        <pic:cNvPr id="921" name="Header logo"/>
                        <pic:cNvPicPr/>
                      </pic:nvPicPr>
                      <pic:blipFill>
                        <a:blip r:embed="rId90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</w:tcPr>
        <w:p>
          <w:r>
            <w:t>Quarterly Business Review</w:t>
          </w:r>
        </w:p>
      </w:tc>
      <w:tc>
        <w:tcPr>
          <w:tcW w:w="3000" w:type="dxa"/>
        </w:tcPr>
        <w:p>
          <w:r>
            <w:t>Internal</w:t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rPr>
        <w:rFonts w:asci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CorporateTitle">
    <w:rPr>
      <w:color w:val="1F3864" w:themeColor="accent1" w:themeShade="BF"/>
    </w:rPr>
  </w:style>
  <w:style w:type="paragraph" w:styleId="CorporateBody">
    <w:rPr>
      <w:color w:val="1F3864"/>
    </w:rPr>
  </w:style>
  <w:style w:type="character" w:styleId="CorporateAccent">
    <w:rPr>
      <w:color w:val="1F3864" w:themeColor="accent1" w:themeShade="BF"/>
    </w:rPr>
  </w:style>
  <w:style w:type="table" w:styleId="CorporateTable">
    <w:rPr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footnotes" Target="footnotes.xml"/><Relationship Id="rId5" Type="http://schemas.openxmlformats.org/officeDocument/2006/relationships/header" Target="header1.xml"/><Relationship Id="rId800" Type="http://schemas.openxmlformats.org/officeDocument/2006/relationships/theme" Target="theme/theme1.xml"/><Relationship Id="rId900" Type="http://schemas.openxmlformats.org/officeDocument/2006/relationships/image" Target="media/image1.png"/></Relationships>
</file>

<file path=word/_rels/header1.xml.rels><?xml version="1.0" encoding="UTF-8" standalone="yes"?><Relationships xmlns="http://schemas.openxmlformats.org/package/2006/relationships"><Relationship Id="rId90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>
            <a:tint val="60000"/>
          </a:schemeClr>
        </a:solidFill>
        <a:solidFill>
          <a:schemeClr val="phClr">
            <a:shade val="80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60000"/>
          </a:schemeClr>
        </a:solidFill>
        <a:solidFill>
          <a:schemeClr val="phClr">
            <a:shade val="8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